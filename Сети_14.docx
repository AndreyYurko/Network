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-85725</wp:posOffset>
            </wp:positionH>
            <wp:positionV relativeFrom="paragraph">
              <wp:posOffset>4445</wp:posOffset>
            </wp:positionV>
            <wp:extent cx="3986530" cy="3150235"/>
            <wp:effectExtent l="0" t="0" r="0" b="0"/>
            <wp:wrapTopAndBottom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7468" r="59709" b="35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270, 284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1. Address: IntelCor_4c:7f:f7 (08:71:90:4c:7f:f7)</w:t>
      </w:r>
    </w:p>
    <w:p>
      <w:pPr>
        <w:pStyle w:val="Normal"/>
        <w:bidi w:val="0"/>
        <w:jc w:val="left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2. Destination: 0c:73:29:09:9a:20 (0c:73:29:09:9a:20)</w:t>
      </w:r>
    </w:p>
    <w:p>
      <w:pPr>
        <w:pStyle w:val="Normal"/>
        <w:bidi w:val="0"/>
        <w:jc w:val="left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02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Source: IntelCor_4c:7f:f7 (08:71:90:4c:7f:f7)</w:t>
      </w:r>
    </w:p>
    <w:p>
      <w:pPr>
        <w:pStyle w:val="Normal"/>
        <w:bidi w:val="0"/>
        <w:jc w:val="left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2608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9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 xml:space="preserve">3. Address: 0c:73:29:09:9a:20 (0c:73:29:09:9a:20), </w:t>
      </w:r>
      <w:r>
        <w:rPr>
          <w:sz w:val="24"/>
          <w:szCs w:val="24"/>
        </w:rPr>
        <w:t>совпадает с destination из п. 2</w:t>
      </w:r>
    </w:p>
    <w:p>
      <w:pPr>
        <w:pStyle w:val="Normal"/>
        <w:bidi w:val="0"/>
        <w:jc w:val="left"/>
        <w:rPr/>
      </w:pPr>
      <w:r>
        <w:rPr>
          <w:sz w:val="24"/>
          <w:szCs w:val="24"/>
        </w:rPr>
        <w:t xml:space="preserve">4. Address: IntelCor_4c:7f:f7 (08:71:90:4c:7f:f7), </w:t>
      </w:r>
      <w:r>
        <w:rPr>
          <w:sz w:val="24"/>
          <w:szCs w:val="24"/>
        </w:rPr>
        <w:t>совпадает с source из п. 2 (</w:t>
      </w:r>
      <w:r>
        <w:rPr>
          <w:sz w:val="24"/>
          <w:szCs w:val="24"/>
        </w:rPr>
        <w:t>и это мой компьютер, проверил свой мак адрес через</w:t>
      </w:r>
      <w:ins w:id="0" w:author="&lt;анонимный&gt;" w:date="2022-05-28T15:25:43Z">
        <w:r>
          <w:rPr>
            <w:sz w:val="24"/>
            <w:szCs w:val="24"/>
          </w:rPr>
          <w:t xml:space="preserve"> </w:t>
        </w:r>
      </w:ins>
      <w:ins w:id="1" w:author="&lt;анонимный&gt;" w:date="2022-05-28T15:25:43Z">
        <w:r>
          <w:rPr>
            <w:sz w:val="24"/>
            <w:szCs w:val="24"/>
          </w:rPr>
          <w:t xml:space="preserve">команду </w:t>
        </w:r>
      </w:ins>
      <w:ins w:id="2" w:author="&lt;анонимный&gt;" w:date="2022-05-28T15:25:43Z">
        <w:r>
          <w:rPr>
            <w:color w:val="000000"/>
            <w:sz w:val="24"/>
            <w:szCs w:val="24"/>
            <w:shd w:fill="FFFFFF" w:val="clear"/>
          </w:rPr>
          <w:t>ip a | grep ether | gawk '{print $2}')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5" w:author="&lt;анонимный&gt;" w:date="2022-05-28T15:29:15Z"/>
          <w:sz w:val="24"/>
          <w:szCs w:val="24"/>
          <w:shd w:fill="FFFFFF" w:val="clear"/>
        </w:rPr>
      </w:pPr>
      <w:ins w:id="4" w:author="&lt;анонимный&gt;" w:date="2022-05-28T15:29:15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7" w:author="&lt;анонимный&gt;" w:date="2022-05-28T15:29:15Z"/>
          <w:sz w:val="24"/>
          <w:szCs w:val="24"/>
          <w:shd w:fill="FFFFFF" w:val="clear"/>
        </w:rPr>
      </w:pPr>
      <w:ins w:id="6" w:author="&lt;анонимный&gt;" w:date="2022-05-28T15:29:15Z">
        <w:r>
          <w:rPr/>
        </w:r>
      </w:ins>
    </w:p>
    <w:p>
      <w:pPr>
        <w:pStyle w:val="Normal"/>
        <w:bidi w:val="0"/>
        <w:jc w:val="left"/>
        <w:rPr/>
      </w:pPr>
      <w:ins w:id="8" w:author="&lt;анонимный&gt;" w:date="2022-05-28T15:29:15Z">
        <w:r>
          <w:rPr>
            <w:color w:val="000000"/>
            <w:sz w:val="24"/>
            <w:szCs w:val="24"/>
            <w:shd w:fill="FFFFFF" w:val="clear"/>
          </w:rPr>
          <w:t>189</w:t>
        </w:r>
      </w:ins>
      <w:ins w:id="9" w:author="&lt;анонимный&gt;" w:date="2022-05-28T15:29:15Z">
        <w:r>
          <w:rPr>
            <w:color w:val="000000"/>
            <w:sz w:val="24"/>
            <w:szCs w:val="24"/>
            <w:shd w:fill="FFFFFF" w:val="clear"/>
          </w:rPr>
          <w:t xml:space="preserve">, </w:t>
        </w:r>
      </w:ins>
      <w:ins w:id="10" w:author="&lt;анонимный&gt;" w:date="2022-05-28T15:38:16Z">
        <w:r>
          <w:rPr>
            <w:color w:val="000000"/>
            <w:sz w:val="24"/>
            <w:szCs w:val="24"/>
            <w:shd w:fill="FFFFFF" w:val="clear"/>
          </w:rPr>
          <w:t>191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13" w:author="&lt;анонимный&gt;" w:date="2022-05-28T15:38:16Z"/>
          <w:sz w:val="24"/>
          <w:szCs w:val="24"/>
          <w:shd w:fill="FFFFFF" w:val="clear"/>
        </w:rPr>
      </w:pPr>
      <w:ins w:id="12" w:author="&lt;анонимный&gt;" w:date="2022-05-28T15:38:16Z">
        <w:r>
          <w:rPr/>
        </w:r>
      </w:ins>
    </w:p>
    <w:p>
      <w:pPr>
        <w:pStyle w:val="Normal"/>
        <w:bidi w:val="0"/>
        <w:jc w:val="left"/>
        <w:rPr/>
      </w:pPr>
      <w:ins w:id="14" w:author="&lt;анонимный&gt;" w:date="2022-05-28T15:38:16Z">
        <w:r>
          <w:rPr>
            <w:color w:val="000000"/>
            <w:sz w:val="24"/>
            <w:szCs w:val="24"/>
            <w:shd w:fill="FFFFFF" w:val="clear"/>
          </w:rPr>
          <w:t>1. Destination: Broadcast (ff:ff:ff:ff:ff:ff)</w:t>
        </w:r>
      </w:ins>
    </w:p>
    <w:p>
      <w:pPr>
        <w:pStyle w:val="Normal"/>
        <w:bidi w:val="0"/>
        <w:jc w:val="left"/>
        <w:rPr/>
      </w:pPr>
      <w:ins w:id="16" w:author="&lt;анонимный&gt;" w:date="2022-05-28T15:38:16Z">
        <w:r>
          <w:rPr>
            <w:color w:val="000000"/>
            <w:sz w:val="24"/>
            <w:szCs w:val="24"/>
            <w:shd w:fill="FFFFFF" w:val="clear"/>
          </w:rPr>
          <w:t>Source: IntelCor_4c:7f:f7 (08:71:90:4c:7f:f7)</w:t>
        </w:r>
      </w:ins>
    </w:p>
    <w:p>
      <w:pPr>
        <w:pStyle w:val="Normal"/>
        <w:bidi w:val="0"/>
        <w:jc w:val="left"/>
        <w:rPr/>
      </w:pPr>
      <w:ins w:id="18" w:author="&lt;анонимный&gt;" w:date="2022-05-28T15:38:16Z">
        <w:r>
          <w:rPr>
            <w:color w:val="000000"/>
            <w:sz w:val="24"/>
            <w:szCs w:val="24"/>
            <w:shd w:fill="FFFFFF" w:val="clear"/>
          </w:rPr>
          <w:t xml:space="preserve">2. </w:t>
        </w:r>
      </w:ins>
      <w:ins w:id="19" w:author="&lt;анонимный&gt;" w:date="2022-05-28T15:39:27Z">
        <w:r>
          <w:rPr>
            <w:color w:val="000000"/>
            <w:sz w:val="24"/>
            <w:szCs w:val="24"/>
            <w:shd w:fill="FFFFFF" w:val="clear"/>
          </w:rPr>
          <w:t>Sender IP address: 192.168.0.2</w:t>
        </w:r>
      </w:ins>
    </w:p>
    <w:p>
      <w:pPr>
        <w:pStyle w:val="Normal"/>
        <w:bidi w:val="0"/>
        <w:jc w:val="left"/>
        <w:rPr/>
      </w:pPr>
      <w:ins w:id="21" w:author="&lt;анонимный&gt;" w:date="2022-05-28T15:42:57Z">
        <w:r>
          <w:rPr>
            <w:color w:val="000000"/>
            <w:sz w:val="24"/>
            <w:szCs w:val="24"/>
            <w:shd w:fill="FFFFFF" w:val="clear"/>
          </w:rPr>
          <w:t>3.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24" w:author="&lt;анонимный&gt;" w:date="2022-05-28T15:45:36Z"/>
          <w:sz w:val="24"/>
          <w:szCs w:val="24"/>
          <w:shd w:fill="FFFFFF" w:val="clear"/>
        </w:rPr>
      </w:pPr>
      <w:ins w:id="23" w:author="&lt;анонимный&gt;" w:date="2022-05-28T15:45:36Z">
        <w:r>
          <w:rPr/>
          <w:drawing>
            <wp:anchor behindDoc="0" distT="0" distB="0" distL="0" distR="0" simplePos="0" locked="0" layoutInCell="0" allowOverlap="1" relativeHeight="5">
              <wp:simplePos x="0" y="0"/>
              <wp:positionH relativeFrom="column">
                <wp:posOffset>33020</wp:posOffset>
              </wp:positionH>
              <wp:positionV relativeFrom="paragraph">
                <wp:posOffset>50165</wp:posOffset>
              </wp:positionV>
              <wp:extent cx="5130800" cy="1246505"/>
              <wp:effectExtent l="0" t="0" r="0" b="0"/>
              <wp:wrapTopAndBottom/>
              <wp:docPr id="4" name="Изображение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Изображение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 l="0" t="62205" r="68478" b="2417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30800" cy="1246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pStyle w:val="Normal"/>
        <w:bidi w:val="0"/>
        <w:jc w:val="left"/>
        <w:rPr/>
      </w:pPr>
      <w:ins w:id="25" w:author="&lt;анонимный&gt;" w:date="2022-05-28T15:45:36Z">
        <w:r>
          <w:rPr>
            <w:color w:val="000000"/>
            <w:sz w:val="24"/>
            <w:szCs w:val="24"/>
            <w:shd w:fill="FFFFFF" w:val="clear"/>
          </w:rPr>
          <w:t>4.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28" w:author="&lt;анонимный&gt;" w:date="2022-05-28T16:14:34Z"/>
          <w:sz w:val="24"/>
          <w:szCs w:val="24"/>
          <w:shd w:fill="FFFFFF" w:val="clear"/>
        </w:rPr>
      </w:pPr>
      <w:ins w:id="27" w:author="&lt;анонимный&gt;" w:date="2022-05-28T16:14:34Z">
        <w:r>
          <w:rPr/>
          <w:drawing>
            <wp:anchor behindDoc="0" distT="0" distB="0" distL="0" distR="0" simplePos="0" locked="0" layoutInCell="0" allowOverlap="1" relativeHeight="6">
              <wp:simplePos x="0" y="0"/>
              <wp:positionH relativeFrom="column">
                <wp:posOffset>-7620</wp:posOffset>
              </wp:positionH>
              <wp:positionV relativeFrom="paragraph">
                <wp:posOffset>31115</wp:posOffset>
              </wp:positionV>
              <wp:extent cx="5178425" cy="1862455"/>
              <wp:effectExtent l="0" t="0" r="0" b="0"/>
              <wp:wrapSquare wrapText="largest"/>
              <wp:docPr id="5" name="Изображение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Изображение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rcRect l="0" t="57445" r="69732" b="2319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78425" cy="1862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30" w:author="&lt;анонимный&gt;" w:date="2022-05-28T16:14:34Z"/>
          <w:sz w:val="24"/>
          <w:szCs w:val="24"/>
          <w:shd w:fill="FFFFFF" w:val="clear"/>
        </w:rPr>
      </w:pPr>
      <w:ins w:id="29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32" w:author="&lt;анонимный&gt;" w:date="2022-05-28T16:14:34Z"/>
          <w:sz w:val="24"/>
          <w:szCs w:val="24"/>
          <w:shd w:fill="FFFFFF" w:val="clear"/>
        </w:rPr>
      </w:pPr>
      <w:ins w:id="31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34" w:author="&lt;анонимный&gt;" w:date="2022-05-28T16:14:34Z"/>
          <w:sz w:val="24"/>
          <w:szCs w:val="24"/>
          <w:shd w:fill="FFFFFF" w:val="clear"/>
        </w:rPr>
      </w:pPr>
      <w:ins w:id="33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36" w:author="&lt;анонимный&gt;" w:date="2022-05-28T16:14:34Z"/>
          <w:sz w:val="24"/>
          <w:szCs w:val="24"/>
          <w:shd w:fill="FFFFFF" w:val="clear"/>
        </w:rPr>
      </w:pPr>
      <w:ins w:id="35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38" w:author="&lt;анонимный&gt;" w:date="2022-05-28T16:14:34Z"/>
          <w:sz w:val="24"/>
          <w:szCs w:val="24"/>
          <w:shd w:fill="FFFFFF" w:val="clear"/>
        </w:rPr>
      </w:pPr>
      <w:ins w:id="37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40" w:author="&lt;анонимный&gt;" w:date="2022-05-28T16:14:34Z"/>
          <w:sz w:val="24"/>
          <w:szCs w:val="24"/>
          <w:shd w:fill="FFFFFF" w:val="clear"/>
        </w:rPr>
      </w:pPr>
      <w:ins w:id="39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42" w:author="&lt;анонимный&gt;" w:date="2022-05-28T16:14:34Z"/>
          <w:sz w:val="24"/>
          <w:szCs w:val="24"/>
          <w:shd w:fill="FFFFFF" w:val="clear"/>
        </w:rPr>
      </w:pPr>
      <w:ins w:id="41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44" w:author="&lt;анонимный&gt;" w:date="2022-05-28T16:14:34Z"/>
          <w:sz w:val="24"/>
          <w:szCs w:val="24"/>
          <w:shd w:fill="FFFFFF" w:val="clear"/>
        </w:rPr>
      </w:pPr>
      <w:ins w:id="43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46" w:author="&lt;анонимный&gt;" w:date="2022-05-28T16:14:34Z"/>
          <w:sz w:val="24"/>
          <w:szCs w:val="24"/>
          <w:shd w:fill="FFFFFF" w:val="clear"/>
        </w:rPr>
      </w:pPr>
      <w:ins w:id="45" w:author="&lt;анонимный&gt;" w:date="2022-05-28T16:14:34Z">
        <w:r>
          <w:rPr/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48" w:author="&lt;анонимный&gt;" w:date="2022-05-28T16:14:34Z"/>
          <w:sz w:val="24"/>
          <w:szCs w:val="24"/>
          <w:shd w:fill="FFFFFF" w:val="clear"/>
        </w:rPr>
      </w:pPr>
      <w:ins w:id="47" w:author="&lt;анонимный&gt;" w:date="2022-05-28T16:14:34Z">
        <w:r>
          <w:rPr/>
        </w:r>
      </w:ins>
    </w:p>
    <w:p>
      <w:pPr>
        <w:pStyle w:val="Normal"/>
        <w:bidi w:val="0"/>
        <w:jc w:val="left"/>
        <w:rPr/>
      </w:pPr>
      <w:ins w:id="49" w:author="&lt;анонимный&gt;" w:date="2022-05-28T16:14:34Z">
        <w:r>
          <w:rPr>
            <w:color w:val="000000"/>
            <w:sz w:val="24"/>
            <w:szCs w:val="24"/>
            <w:shd w:fill="FFFFFF" w:val="clear"/>
          </w:rPr>
          <w:t>Задачи:</w:t>
        </w:r>
      </w:ins>
    </w:p>
    <w:p>
      <w:pPr>
        <w:pStyle w:val="Normal"/>
        <w:bidi w:val="0"/>
        <w:jc w:val="left"/>
        <w:rPr/>
      </w:pPr>
      <w:ins w:id="51" w:author="&lt;анонимный&gt;" w:date="2022-05-28T16:14:34Z">
        <w:r>
          <w:rPr>
            <w:color w:val="000000"/>
            <w:sz w:val="24"/>
            <w:szCs w:val="24"/>
            <w:shd w:fill="FFFFFF" w:val="clear"/>
          </w:rPr>
          <w:t>1.</w:t>
        </w:r>
      </w:ins>
    </w:p>
    <w:p>
      <w:pPr>
        <w:pStyle w:val="Normal"/>
        <w:bidi w:val="0"/>
        <w:jc w:val="left"/>
        <w:rPr/>
      </w:pPr>
      <w:ins w:id="53" w:author="&lt;анонимный&gt;" w:date="2022-05-28T16:14:34Z">
        <w:r>
          <w:rPr>
            <w:color w:val="000000"/>
            <w:sz w:val="24"/>
            <w:szCs w:val="24"/>
            <w:shd w:fill="FFFFFF" w:val="clear"/>
          </w:rPr>
          <w:t xml:space="preserve">а) </w:t>
        </w:r>
      </w:ins>
      <w:ins w:id="54" w:author="&lt;анонимный&gt;" w:date="2022-05-28T16:15:07Z">
        <w:r>
          <w:rPr>
            <w:color w:val="000000"/>
            <w:sz w:val="24"/>
            <w:szCs w:val="24"/>
            <w:shd w:fill="FFFFFF" w:val="clear"/>
          </w:rPr>
          <w:t>Вероятность того, что канал не займут равна 1 — N*p*</w:t>
        </w:r>
      </w:ins>
      <w:ins w:id="55" w:author="&lt;анонимный&gt;" w:date="2022-05-28T16:16:01Z">
        <w:r>
          <w:rPr>
            <w:color w:val="000000"/>
            <w:sz w:val="24"/>
            <w:szCs w:val="24"/>
            <w:shd w:fill="FFFFFF" w:val="clear"/>
          </w:rPr>
          <w:t>(1-p)^(N-1) = q. Матожидание кол-ва неус</w:t>
        </w:r>
      </w:ins>
      <w:ins w:id="56" w:author="&lt;анонимный&gt;" w:date="2022-05-28T16:17:00Z">
        <w:r>
          <w:rPr>
            <w:color w:val="000000"/>
            <w:sz w:val="24"/>
            <w:szCs w:val="24"/>
            <w:shd w:fill="FFFFFF" w:val="clear"/>
          </w:rPr>
          <w:t xml:space="preserve">пешных попыток равно </w:t>
        </w:r>
      </w:ins>
      <w:ins w:id="57" w:author="&lt;анонимный&gt;" w:date="2022-05-28T16:18:46Z">
        <w:r>
          <w:rPr>
            <w:color w:val="000000"/>
            <w:sz w:val="24"/>
            <w:szCs w:val="24"/>
            <w:shd w:fill="FFFFFF" w:val="clear"/>
          </w:rPr>
          <w:t>q(1-q)*1 + q^2</w:t>
        </w:r>
      </w:ins>
      <w:ins w:id="58" w:author="&lt;анонимный&gt;" w:date="2022-05-28T16:19:00Z">
        <w:r>
          <w:rPr>
            <w:color w:val="000000"/>
            <w:sz w:val="24"/>
            <w:szCs w:val="24"/>
            <w:shd w:fill="FFFFFF" w:val="clear"/>
          </w:rPr>
          <w:t xml:space="preserve">(1-q)*2 + q^3(1-q)*3 + … = q(1-q)(1 + 2q + 3q^2 + 4q^3 + …) = </w:t>
        </w:r>
      </w:ins>
      <w:ins w:id="59" w:author="&lt;анонимный&gt;" w:date="2022-05-28T16:21:47Z">
        <w:r>
          <w:rPr>
            <w:color w:val="000000"/>
            <w:sz w:val="24"/>
            <w:szCs w:val="24"/>
            <w:shd w:fill="FFFFFF" w:val="clear"/>
          </w:rPr>
          <w:t xml:space="preserve">q(1-q)(1/(1-q) </w:t>
        </w:r>
      </w:ins>
      <w:ins w:id="60" w:author="&lt;анонимный&gt;" w:date="2022-05-28T16:22:00Z">
        <w:r>
          <w:rPr>
            <w:color w:val="000000"/>
            <w:sz w:val="24"/>
            <w:szCs w:val="24"/>
            <w:shd w:fill="FFFFFF" w:val="clear"/>
          </w:rPr>
          <w:t xml:space="preserve">+ q*1/(1-q) + q^2*1/(1-q) … ) = q * (1+q+q^2+q^3…) = </w:t>
        </w:r>
      </w:ins>
      <w:ins w:id="61" w:author="&lt;анонимный&gt;" w:date="2022-05-28T16:23:02Z">
        <w:r>
          <w:rPr>
            <w:color w:val="000000"/>
            <w:sz w:val="24"/>
            <w:szCs w:val="24"/>
            <w:shd w:fill="FFFFFF" w:val="clear"/>
          </w:rPr>
          <w:t>q/(1-q)</w:t>
        </w:r>
      </w:ins>
    </w:p>
    <w:p>
      <w:pPr>
        <w:pStyle w:val="Normal"/>
        <w:bidi w:val="0"/>
        <w:jc w:val="left"/>
        <w:rPr/>
      </w:pPr>
      <w:ins w:id="63" w:author="&lt;анонимный&gt;" w:date="2022-05-28T16:23:02Z">
        <w:r>
          <w:rPr>
            <w:color w:val="000000"/>
            <w:sz w:val="24"/>
            <w:szCs w:val="24"/>
            <w:shd w:fill="FFFFFF" w:val="clear"/>
          </w:rPr>
          <w:t>Подставляем:</w:t>
        </w:r>
      </w:ins>
    </w:p>
    <w:p>
      <w:pPr>
        <w:pStyle w:val="Normal"/>
        <w:bidi w:val="0"/>
        <w:jc w:val="left"/>
        <w:rPr/>
      </w:pPr>
      <w:ins w:id="65" w:author="&lt;анонимный&gt;" w:date="2022-05-28T16:23:02Z">
        <w:r>
          <w:rPr>
            <w:color w:val="000000"/>
            <w:sz w:val="24"/>
            <w:szCs w:val="24"/>
            <w:shd w:fill="FFFFFF" w:val="clear"/>
          </w:rPr>
          <w:t xml:space="preserve">N*p*(1-p)^(N-1) / </w:t>
        </w:r>
      </w:ins>
      <w:ins w:id="66" w:author="&lt;анонимный&gt;" w:date="2022-05-28T16:23:02Z">
        <w:r>
          <w:rPr>
            <w:color w:val="000000"/>
            <w:sz w:val="24"/>
            <w:szCs w:val="24"/>
            <w:shd w:fill="FFFFFF" w:val="clear"/>
          </w:rPr>
          <w:t xml:space="preserve">(1 — </w:t>
        </w:r>
      </w:ins>
      <w:ins w:id="67" w:author="&lt;анонимный&gt;" w:date="2022-05-28T16:23:02Z">
        <w:r>
          <w:rPr>
            <w:color w:val="000000"/>
            <w:sz w:val="24"/>
            <w:szCs w:val="24"/>
            <w:shd w:fill="FFFFFF" w:val="clear"/>
          </w:rPr>
          <w:t>N*p*(1-p)^(N-1)</w:t>
        </w:r>
      </w:ins>
      <w:ins w:id="68" w:author="&lt;анонимный&gt;" w:date="2022-05-28T16:23:02Z">
        <w:r>
          <w:rPr>
            <w:color w:val="000000"/>
            <w:sz w:val="24"/>
            <w:szCs w:val="24"/>
            <w:shd w:fill="FFFFFF" w:val="clear"/>
          </w:rPr>
          <w:t>)</w:t>
        </w:r>
      </w:ins>
      <w:ins w:id="69" w:author="&lt;анонимный&gt;" w:date="2022-05-28T16:25:07Z">
        <w:r>
          <w:rPr>
            <w:color w:val="000000"/>
            <w:sz w:val="24"/>
            <w:szCs w:val="24"/>
            <w:shd w:fill="FFFFFF" w:val="clear"/>
          </w:rPr>
          <w:t xml:space="preserve"> — матожидание кол-ва провалов.</w:t>
        </w:r>
      </w:ins>
    </w:p>
    <w:p>
      <w:pPr>
        <w:pStyle w:val="Normal"/>
        <w:bidi w:val="0"/>
        <w:jc w:val="left"/>
        <w:rPr/>
      </w:pPr>
      <w:ins w:id="71" w:author="&lt;анонимный&gt;" w:date="2022-05-28T16:25:07Z">
        <w:r>
          <w:rPr>
            <w:color w:val="000000"/>
            <w:sz w:val="24"/>
            <w:szCs w:val="24"/>
            <w:shd w:fill="FFFFFF" w:val="clear"/>
          </w:rPr>
          <w:t>Тогда эффективность будет равна:</w:t>
        </w:r>
      </w:ins>
    </w:p>
    <w:p>
      <w:pPr>
        <w:pStyle w:val="Normal"/>
        <w:bidi w:val="0"/>
        <w:jc w:val="left"/>
        <w:rPr/>
      </w:pPr>
      <w:ins w:id="73" w:author="&lt;анонимный&gt;" w:date="2022-05-28T16:25:07Z">
        <w:r>
          <w:rPr>
            <w:color w:val="000000"/>
            <w:sz w:val="24"/>
            <w:szCs w:val="24"/>
            <w:shd w:fill="FFFFFF" w:val="clear"/>
          </w:rPr>
          <w:t>k</w:t>
        </w:r>
      </w:ins>
      <w:ins w:id="74" w:author="&lt;анонимный&gt;" w:date="2022-05-28T16:26:05Z">
        <w:r>
          <w:rPr>
            <w:color w:val="000000"/>
            <w:sz w:val="24"/>
            <w:szCs w:val="24"/>
            <w:shd w:fill="FFFFFF" w:val="clear"/>
          </w:rPr>
          <w:t xml:space="preserve"> / (k + </w:t>
        </w:r>
      </w:ins>
      <w:ins w:id="75" w:author="&lt;анонимный&gt;" w:date="2022-05-28T16:26:05Z">
        <w:r>
          <w:rPr>
            <w:color w:val="000000"/>
            <w:sz w:val="24"/>
            <w:szCs w:val="24"/>
            <w:shd w:fill="FFFFFF" w:val="clear"/>
          </w:rPr>
          <w:t xml:space="preserve">N*p*(1-p)^(N-1) / </w:t>
        </w:r>
      </w:ins>
      <w:ins w:id="76" w:author="&lt;анонимный&gt;" w:date="2022-05-28T16:26:05Z">
        <w:r>
          <w:rPr>
            <w:color w:val="000000"/>
            <w:sz w:val="24"/>
            <w:szCs w:val="24"/>
            <w:shd w:fill="FFFFFF" w:val="clear"/>
          </w:rPr>
          <w:t xml:space="preserve">(1 — </w:t>
        </w:r>
      </w:ins>
      <w:ins w:id="77" w:author="&lt;анонимный&gt;" w:date="2022-05-28T16:26:05Z">
        <w:r>
          <w:rPr>
            <w:color w:val="000000"/>
            <w:sz w:val="24"/>
            <w:szCs w:val="24"/>
            <w:shd w:fill="FFFFFF" w:val="clear"/>
          </w:rPr>
          <w:t>N*p*(1-p)^(N-1)</w:t>
        </w:r>
      </w:ins>
      <w:ins w:id="78" w:author="&lt;анонимный&gt;" w:date="2022-05-28T16:26:05Z">
        <w:r>
          <w:rPr>
            <w:color w:val="000000"/>
            <w:sz w:val="24"/>
            <w:szCs w:val="24"/>
            <w:shd w:fill="FFFFFF" w:val="clear"/>
          </w:rPr>
          <w:t>))</w:t>
        </w:r>
      </w:ins>
      <w:ins w:id="79" w:author="&lt;анонимный&gt;" w:date="2022-05-28T16:27:10Z">
        <w:r>
          <w:rPr>
            <w:color w:val="000000"/>
            <w:sz w:val="24"/>
            <w:szCs w:val="24"/>
            <w:shd w:fill="FFFFFF" w:val="clear"/>
          </w:rPr>
          <w:t xml:space="preserve"> =</w:t>
        </w:r>
      </w:ins>
    </w:p>
    <w:p>
      <w:pPr>
        <w:pStyle w:val="Normal"/>
        <w:bidi w:val="0"/>
        <w:jc w:val="left"/>
        <w:rPr/>
      </w:pPr>
      <w:ins w:id="81" w:author="&lt;анонимный&gt;" w:date="2022-05-28T16:27:10Z">
        <w:r>
          <w:rPr>
            <w:color w:val="000000"/>
            <w:sz w:val="24"/>
            <w:szCs w:val="24"/>
            <w:shd w:fill="FFFFFF" w:val="clear"/>
          </w:rPr>
          <w:t xml:space="preserve">(1 — </w:t>
        </w:r>
      </w:ins>
      <w:ins w:id="82" w:author="&lt;анонимный&gt;" w:date="2022-05-28T16:27:10Z">
        <w:r>
          <w:rPr>
            <w:color w:val="000000"/>
            <w:sz w:val="24"/>
            <w:szCs w:val="24"/>
            <w:shd w:fill="FFFFFF" w:val="clear"/>
          </w:rPr>
          <w:t>N*p*(1-p)^(N-1)</w:t>
        </w:r>
      </w:ins>
      <w:ins w:id="83" w:author="&lt;анонимный&gt;" w:date="2022-05-28T16:27:10Z">
        <w:r>
          <w:rPr>
            <w:color w:val="000000"/>
            <w:sz w:val="24"/>
            <w:szCs w:val="24"/>
            <w:shd w:fill="FFFFFF" w:val="clear"/>
          </w:rPr>
          <w:t xml:space="preserve">) * k / (k — </w:t>
        </w:r>
      </w:ins>
      <w:ins w:id="84" w:author="&lt;анонимный&gt;" w:date="2022-05-28T16:27:10Z">
        <w:r>
          <w:rPr>
            <w:color w:val="000000"/>
            <w:sz w:val="24"/>
            <w:szCs w:val="24"/>
            <w:shd w:fill="FFFFFF" w:val="clear"/>
          </w:rPr>
          <w:t>N*p*(1-p)^(N-1)*</w:t>
        </w:r>
      </w:ins>
      <w:ins w:id="85" w:author="&lt;анонимный&gt;" w:date="2022-05-28T16:27:10Z">
        <w:r>
          <w:rPr>
            <w:color w:val="000000"/>
            <w:sz w:val="24"/>
            <w:szCs w:val="24"/>
            <w:shd w:fill="FFFFFF" w:val="clear"/>
          </w:rPr>
          <w:t>(k-1))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88" w:author="&lt;анонимный&gt;" w:date="2022-05-28T16:28:25Z"/>
          <w:sz w:val="24"/>
          <w:szCs w:val="24"/>
          <w:shd w:fill="FFFFFF" w:val="clear"/>
        </w:rPr>
      </w:pPr>
      <w:ins w:id="87" w:author="&lt;анонимный&gt;" w:date="2022-05-28T16:28:25Z">
        <w:r>
          <w:rPr/>
        </w:r>
      </w:ins>
    </w:p>
    <w:p>
      <w:pPr>
        <w:pStyle w:val="Normal"/>
        <w:bidi w:val="0"/>
        <w:jc w:val="left"/>
        <w:rPr/>
      </w:pPr>
      <w:ins w:id="89" w:author="&lt;анонимный&gt;" w:date="2022-05-28T16:28:25Z">
        <w:r>
          <w:rPr>
            <w:color w:val="000000"/>
            <w:sz w:val="24"/>
            <w:szCs w:val="24"/>
            <w:shd w:fill="FFFFFF" w:val="clear"/>
          </w:rPr>
          <w:t xml:space="preserve">б) </w:t>
        </w:r>
      </w:ins>
      <w:ins w:id="90" w:author="&lt;анонимный&gt;" w:date="2022-05-28T16:29:13Z">
        <w:r>
          <w:rPr>
            <w:color w:val="000000"/>
            <w:sz w:val="24"/>
            <w:szCs w:val="24"/>
            <w:shd w:fill="FFFFFF" w:val="clear"/>
          </w:rPr>
          <w:t>Надо чтобы вероятность не занять канал была минимальна, что достигается при p = 1/N</w:t>
        </w:r>
      </w:ins>
      <w:ins w:id="91" w:author="&lt;анонимный&gt;" w:date="2022-05-28T16:30:00Z">
        <w:r>
          <w:rPr>
            <w:color w:val="000000"/>
            <w:sz w:val="24"/>
            <w:szCs w:val="24"/>
            <w:shd w:fill="FFFFFF" w:val="clear"/>
          </w:rPr>
          <w:t xml:space="preserve"> (из предыдущего задания)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94" w:author="&lt;анонимный&gt;" w:date="2022-05-28T16:30:00Z"/>
          <w:sz w:val="24"/>
          <w:szCs w:val="24"/>
          <w:shd w:fill="FFFFFF" w:val="clear"/>
        </w:rPr>
      </w:pPr>
      <w:ins w:id="93" w:author="&lt;анонимный&gt;" w:date="2022-05-28T16:30:00Z">
        <w:r>
          <w:rPr/>
        </w:r>
      </w:ins>
    </w:p>
    <w:p>
      <w:pPr>
        <w:pStyle w:val="Normal"/>
        <w:bidi w:val="0"/>
        <w:jc w:val="left"/>
        <w:rPr/>
      </w:pPr>
      <w:ins w:id="95" w:author="&lt;анонимный&gt;" w:date="2022-05-28T16:30:00Z">
        <w:r>
          <w:rPr>
            <w:color w:val="000000"/>
            <w:sz w:val="24"/>
            <w:szCs w:val="24"/>
            <w:shd w:fill="FFFFFF" w:val="clear"/>
          </w:rPr>
          <w:t xml:space="preserve">в) </w:t>
        </w:r>
      </w:ins>
      <w:ins w:id="96" w:author="&lt;анонимный&gt;" w:date="2022-05-28T16:31:16Z">
        <w:r>
          <w:rPr>
            <w:color w:val="000000"/>
            <w:sz w:val="24"/>
            <w:szCs w:val="24"/>
            <w:shd w:fill="FFFFFF" w:val="clear"/>
          </w:rPr>
          <w:t xml:space="preserve">Матожидание провалов равно q/(1-q). В прошлом домашнем задании мы доказали, что </w:t>
        </w:r>
      </w:ins>
      <w:ins w:id="97" w:author="&lt;анонимный&gt;" w:date="2022-05-28T16:32:04Z">
        <w:r>
          <w:rPr>
            <w:color w:val="000000"/>
            <w:sz w:val="24"/>
            <w:szCs w:val="24"/>
            <w:shd w:fill="FFFFFF" w:val="clear"/>
          </w:rPr>
          <w:t xml:space="preserve">N*p*(1-p)^(N-1) → </w:t>
        </w:r>
      </w:ins>
      <w:ins w:id="98" w:author="&lt;анонимный&gt;" w:date="2022-05-28T16:32:04Z">
        <w:r>
          <w:rPr>
            <w:color w:val="000000"/>
            <w:sz w:val="24"/>
            <w:szCs w:val="24"/>
            <w:shd w:fill="FFFFFF" w:val="clear"/>
          </w:rPr>
          <w:t>1/e, то есть 1-q → 1/e. q</w:t>
        </w:r>
      </w:ins>
      <w:ins w:id="99" w:author="&lt;анонимный&gt;" w:date="2022-05-28T16:33:01Z">
        <w:r>
          <w:rPr>
            <w:color w:val="000000"/>
            <w:sz w:val="24"/>
            <w:szCs w:val="24"/>
            <w:shd w:fill="FFFFFF" w:val="clear"/>
          </w:rPr>
          <w:t>/(1-q) = 1/(1-q) - 1= e - 1.</w:t>
        </w:r>
      </w:ins>
      <w:ins w:id="100" w:author="&lt;анонимный&gt;" w:date="2022-05-28T16:34:19Z">
        <w:r>
          <w:rPr>
            <w:color w:val="000000"/>
            <w:sz w:val="24"/>
            <w:szCs w:val="24"/>
            <w:shd w:fill="FFFFFF" w:val="clear"/>
          </w:rPr>
          <w:t xml:space="preserve"> Тогда подставив в формулу x = e - 1, получим k/(k + e - 1)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103" w:author="&lt;анонимный&gt;" w:date="2022-05-28T16:35:09Z"/>
          <w:sz w:val="24"/>
          <w:szCs w:val="24"/>
          <w:shd w:fill="FFFFFF" w:val="clear"/>
        </w:rPr>
      </w:pPr>
      <w:ins w:id="102" w:author="&lt;анонимный&gt;" w:date="2022-05-28T16:35:09Z">
        <w:r>
          <w:rPr/>
        </w:r>
      </w:ins>
    </w:p>
    <w:p>
      <w:pPr>
        <w:pStyle w:val="Normal"/>
        <w:bidi w:val="0"/>
        <w:jc w:val="left"/>
        <w:rPr/>
      </w:pPr>
      <w:ins w:id="104" w:author="&lt;анонимный&gt;" w:date="2022-05-28T16:35:09Z">
        <w:r>
          <w:rPr>
            <w:color w:val="000000"/>
            <w:sz w:val="24"/>
            <w:szCs w:val="24"/>
            <w:shd w:fill="FFFFFF" w:val="clear"/>
          </w:rPr>
          <w:t>г) Легко заметить, что k/(</w:t>
        </w:r>
      </w:ins>
      <w:ins w:id="105" w:author="&lt;анонимный&gt;" w:date="2022-05-28T16:36:00Z">
        <w:r>
          <w:rPr>
            <w:color w:val="000000"/>
            <w:sz w:val="24"/>
            <w:szCs w:val="24"/>
            <w:shd w:fill="FFFFFF" w:val="clear"/>
          </w:rPr>
          <w:t>k+x) → inf при k→ inf, x = c, а так же заметим что матожидание провалов подключения не зависит от k, то есть x фиксировнн</w:t>
        </w:r>
      </w:ins>
      <w:ins w:id="106" w:author="&lt;анонимный&gt;" w:date="2022-05-28T16:37:00Z">
        <w:r>
          <w:rPr>
            <w:color w:val="000000"/>
            <w:sz w:val="24"/>
            <w:szCs w:val="24"/>
            <w:shd w:fill="FFFFFF" w:val="clear"/>
          </w:rPr>
          <w:t>о, то есть мы получили что хотели.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109" w:author="&lt;анонимный&gt;" w:date="2022-05-28T16:40:05Z"/>
          <w:sz w:val="24"/>
          <w:szCs w:val="24"/>
          <w:shd w:fill="FFFFFF" w:val="clear"/>
        </w:rPr>
      </w:pPr>
      <w:ins w:id="108" w:author="&lt;анонимный&gt;" w:date="2022-05-28T16:40:05Z">
        <w:r>
          <w:rPr/>
        </w:r>
      </w:ins>
    </w:p>
    <w:p>
      <w:pPr>
        <w:pStyle w:val="Normal"/>
        <w:bidi w:val="0"/>
        <w:jc w:val="left"/>
        <w:rPr/>
      </w:pPr>
      <w:ins w:id="110" w:author="&lt;анонимный&gt;" w:date="2022-05-28T16:40:05Z">
        <w:r>
          <w:rPr>
            <w:color w:val="000000"/>
            <w:sz w:val="24"/>
            <w:szCs w:val="24"/>
            <w:shd w:fill="FFFFFF" w:val="clear"/>
          </w:rPr>
          <w:t>2.</w:t>
        </w:r>
      </w:ins>
    </w:p>
    <w:p>
      <w:pPr>
        <w:pStyle w:val="Normal"/>
        <w:bidi w:val="0"/>
        <w:jc w:val="left"/>
        <w:rPr/>
      </w:pPr>
      <w:ins w:id="112" w:author="&lt;анонимный&gt;" w:date="2022-05-28T16:41:07Z">
        <w:r>
          <w:rPr>
            <w:color w:val="000000"/>
            <w:sz w:val="24"/>
            <w:szCs w:val="24"/>
            <w:shd w:fill="FFFFFF" w:val="clear"/>
          </w:rPr>
          <w:t>а) Пройдет L / (128 кб/c) секунд.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115" w:author="&lt;анонимный&gt;" w:date="2022-05-28T16:41:07Z"/>
          <w:sz w:val="24"/>
          <w:szCs w:val="24"/>
          <w:shd w:fill="FFFFFF" w:val="clear"/>
        </w:rPr>
      </w:pPr>
      <w:ins w:id="114" w:author="&lt;анонимный&gt;" w:date="2022-05-28T16:41:07Z">
        <w:r>
          <w:rPr/>
        </w:r>
      </w:ins>
    </w:p>
    <w:p>
      <w:pPr>
        <w:pStyle w:val="Normal"/>
        <w:bidi w:val="0"/>
        <w:jc w:val="left"/>
        <w:rPr/>
      </w:pPr>
      <w:ins w:id="116" w:author="&lt;анонимный&gt;" w:date="2022-05-28T16:41:07Z">
        <w:r>
          <w:rPr>
            <w:color w:val="000000"/>
            <w:sz w:val="24"/>
            <w:szCs w:val="24"/>
            <w:shd w:fill="FFFFFF" w:val="clear"/>
          </w:rPr>
          <w:t>б) 128 кб/с = 16 байт/мс. Тогда 1500 / 16 = 93,75 мс, а 50 / 16 = 3,13 мс.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119" w:author="&lt;анонимный&gt;" w:date="2022-05-28T16:41:07Z"/>
          <w:sz w:val="24"/>
          <w:szCs w:val="24"/>
          <w:shd w:fill="FFFFFF" w:val="clear"/>
        </w:rPr>
      </w:pPr>
      <w:ins w:id="118" w:author="&lt;анонимный&gt;" w:date="2022-05-28T16:41:07Z">
        <w:r>
          <w:rPr/>
        </w:r>
      </w:ins>
    </w:p>
    <w:p>
      <w:pPr>
        <w:pStyle w:val="Normal"/>
        <w:bidi w:val="0"/>
        <w:jc w:val="left"/>
        <w:rPr/>
      </w:pPr>
      <w:ins w:id="120" w:author="&lt;анонимный&gt;" w:date="2022-05-28T16:41:07Z">
        <w:r>
          <w:rPr>
            <w:color w:val="000000"/>
            <w:sz w:val="24"/>
            <w:szCs w:val="24"/>
            <w:shd w:fill="FFFFFF" w:val="clear"/>
          </w:rPr>
          <w:t xml:space="preserve">в) 622 Мбит/с ~ 80000 байт/мс. Тогда даже 1505 / 80000 меньше 1 мс, то есть задержка безумно мала, </w:t>
        </w:r>
      </w:ins>
      <w:ins w:id="121" w:author="&lt;анонимный&gt;" w:date="2022-05-28T16:41:07Z">
        <w:r>
          <w:rPr>
            <w:color w:val="000000"/>
            <w:sz w:val="24"/>
            <w:szCs w:val="24"/>
            <w:shd w:fill="FFFFFF" w:val="clear"/>
          </w:rPr>
          <w:t>то есть не будет играть почти никакой роли.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ins w:id="124" w:author="&lt;анонимный&gt;" w:date="2022-05-28T16:41:07Z"/>
          <w:sz w:val="24"/>
          <w:szCs w:val="24"/>
          <w:shd w:fill="FFFFFF" w:val="clear"/>
        </w:rPr>
      </w:pPr>
      <w:ins w:id="123" w:author="&lt;анонимный&gt;" w:date="2022-05-28T16:41:07Z">
        <w:r>
          <w:rPr/>
        </w:r>
      </w:ins>
    </w:p>
    <w:p>
      <w:pPr>
        <w:pStyle w:val="Normal"/>
        <w:bidi w:val="0"/>
        <w:jc w:val="left"/>
        <w:rPr/>
      </w:pPr>
      <w:ins w:id="125" w:author="&lt;анонимный&gt;" w:date="2022-05-28T16:41:07Z">
        <w:r>
          <w:rPr>
            <w:color w:val="000000"/>
            <w:sz w:val="24"/>
            <w:szCs w:val="24"/>
            <w:shd w:fill="FFFFFF" w:val="clear"/>
          </w:rPr>
          <w:t>г</w:t>
        </w:r>
      </w:ins>
      <w:ins w:id="126" w:author="&lt;анонимный&gt;" w:date="2022-05-28T16:41:07Z">
        <w:r>
          <w:rPr>
            <w:color w:val="000000"/>
            <w:sz w:val="24"/>
            <w:szCs w:val="24"/>
            <w:shd w:fill="FFFFFF" w:val="clear"/>
          </w:rPr>
          <w:t>) так как основная задержка состоит из задержки пакетизации, надо её уменьшить как можно больше — то есть использовать маленькие пакеты.</w:t>
        </w:r>
      </w:ins>
    </w:p>
    <w:p>
      <w:pPr>
        <w:pStyle w:val="Normal"/>
        <w:bidi w:val="0"/>
        <w:jc w:val="left"/>
        <w:rPr>
          <w:rFonts w:ascii="Liberation Serif" w:hAnsi="Liberation Serif"/>
          <w:color w:val="000000"/>
          <w:sz w:val="24"/>
          <w:szCs w:val="24"/>
          <w:shd w:fill="FFFFFF" w:val="clear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revisionView w:insDel="0" w:formatting="0"/>
  <w:trackRevision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LibreOffice/7.0.4.2$Linux_X86_64 LibreOffice_project/00$Build-2</Application>
  <AppVersion>15.0000</AppVersion>
  <Pages>3</Pages>
  <Words>317</Words>
  <Characters>1641</Characters>
  <CharactersWithSpaces>1937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2022-05-28T14:56:23Z</dcterms:created>
  <dc:creator/>
  <dc:description/>
  <dc:language>ru-RU</dc:language>
  <cp:lastModifiedBy/>
  <dcterms:modified xsi:type="dcterms:W3CDTF">2022-05-28T16:50:24Z</dcterms:modified>
  <cp:revision>3</cp:revision>
  <dc:subject/>
  <dc:title/>
</cp:coreProperties>
</file>